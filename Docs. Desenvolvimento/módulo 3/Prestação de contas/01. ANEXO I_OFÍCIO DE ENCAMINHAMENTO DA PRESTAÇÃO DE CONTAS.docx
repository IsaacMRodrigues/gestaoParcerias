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114F0" w14:textId="77777777" w:rsidR="009D5407" w:rsidRPr="00897D23" w:rsidRDefault="009D5407" w:rsidP="00C86BE9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97D23">
        <w:rPr>
          <w:rFonts w:ascii="Arial" w:hAnsi="Arial" w:cs="Arial"/>
          <w:b/>
          <w:sz w:val="24"/>
          <w:szCs w:val="24"/>
        </w:rPr>
        <w:t>ANEXO I</w:t>
      </w:r>
    </w:p>
    <w:p w14:paraId="574D1194" w14:textId="77777777" w:rsidR="00ED3F46" w:rsidRPr="00897D23" w:rsidRDefault="00C86BE9" w:rsidP="00C86BE9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97D23">
        <w:rPr>
          <w:rFonts w:ascii="Arial" w:hAnsi="Arial" w:cs="Arial"/>
          <w:b/>
          <w:sz w:val="24"/>
          <w:szCs w:val="24"/>
        </w:rPr>
        <w:t>OFÍCIO DE ENCAMINHAMENTO DA PRESTAÇÃO DE CONTAS</w:t>
      </w:r>
    </w:p>
    <w:tbl>
      <w:tblPr>
        <w:tblpPr w:leftFromText="141" w:rightFromText="141" w:vertAnchor="text" w:horzAnchor="margin" w:tblpXSpec="center" w:tblpY="144"/>
        <w:tblW w:w="10236" w:type="dxa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ook w:val="04A0" w:firstRow="1" w:lastRow="0" w:firstColumn="1" w:lastColumn="0" w:noHBand="0" w:noVBand="1"/>
      </w:tblPr>
      <w:tblGrid>
        <w:gridCol w:w="3162"/>
        <w:gridCol w:w="2191"/>
        <w:gridCol w:w="1588"/>
        <w:gridCol w:w="3295"/>
      </w:tblGrid>
      <w:tr w:rsidR="00825612" w:rsidRPr="00897D23" w14:paraId="542AB369" w14:textId="77777777" w:rsidTr="00BB1126">
        <w:trPr>
          <w:trHeight w:val="411"/>
        </w:trPr>
        <w:tc>
          <w:tcPr>
            <w:tcW w:w="5353" w:type="dxa"/>
            <w:gridSpan w:val="2"/>
            <w:shd w:val="clear" w:color="auto" w:fill="auto"/>
          </w:tcPr>
          <w:p w14:paraId="42A8452A" w14:textId="77777777" w:rsidR="00825612" w:rsidRPr="007F7446" w:rsidRDefault="00825612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b/>
                <w:sz w:val="24"/>
                <w:szCs w:val="24"/>
              </w:rPr>
              <w:t>OFÍCIO Nº</w:t>
            </w:r>
            <w:r w:rsidR="00983F94" w:rsidRPr="007F7446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983F94" w:rsidRPr="00A30755">
              <w:rPr>
                <w:rFonts w:ascii="Arial" w:hAnsi="Arial" w:cs="Arial"/>
                <w:sz w:val="24"/>
                <w:szCs w:val="24"/>
              </w:rPr>
              <w:t>:</w:t>
            </w:r>
            <w:ins w:id="0" w:author="Usuario" w:date="2021-02-22T08:17:00Z">
              <w:r w:rsidR="00AA408E">
                <w:t xml:space="preserve"> </w:t>
              </w:r>
            </w:ins>
            <w:del w:id="1" w:author="Usuario" w:date="2021-02-05T09:14:00Z">
              <w:r w:rsidR="008D0F37" w:rsidRPr="00A30755" w:rsidDel="000C4E8D">
                <w:rPr>
                  <w:rFonts w:ascii="Arial" w:hAnsi="Arial" w:cs="Arial"/>
                  <w:sz w:val="24"/>
                  <w:szCs w:val="24"/>
                </w:rPr>
                <w:delText xml:space="preserve"> </w:delText>
              </w:r>
            </w:del>
            <w:del w:id="2" w:author="Usuario" w:date="2021-02-05T10:10:00Z">
              <w:r w:rsidR="003D65FA" w:rsidRPr="00A30755" w:rsidDel="003F73CE">
                <w:rPr>
                  <w:rFonts w:ascii="Arial" w:hAnsi="Arial" w:cs="Arial"/>
                  <w:sz w:val="24"/>
                  <w:szCs w:val="24"/>
                </w:rPr>
                <w:delText xml:space="preserve"> </w:delText>
              </w:r>
            </w:del>
          </w:p>
        </w:tc>
        <w:tc>
          <w:tcPr>
            <w:tcW w:w="4883" w:type="dxa"/>
            <w:gridSpan w:val="2"/>
            <w:shd w:val="clear" w:color="auto" w:fill="auto"/>
          </w:tcPr>
          <w:p w14:paraId="4C723366" w14:textId="77777777" w:rsidR="00ED3F46" w:rsidRPr="007F7446" w:rsidRDefault="008C43A2" w:rsidP="006F6437">
            <w:pPr>
              <w:tabs>
                <w:tab w:val="left" w:pos="2610"/>
              </w:tabs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sz w:val="24"/>
                <w:szCs w:val="24"/>
              </w:rPr>
              <w:t>Cidade, data</w:t>
            </w:r>
          </w:p>
        </w:tc>
      </w:tr>
      <w:tr w:rsidR="00ED3F46" w:rsidRPr="00897D23" w14:paraId="5A8B8ACA" w14:textId="77777777" w:rsidTr="007F7446">
        <w:trPr>
          <w:trHeight w:val="131"/>
        </w:trPr>
        <w:tc>
          <w:tcPr>
            <w:tcW w:w="10236" w:type="dxa"/>
            <w:gridSpan w:val="4"/>
            <w:shd w:val="clear" w:color="auto" w:fill="auto"/>
          </w:tcPr>
          <w:p w14:paraId="05319771" w14:textId="77777777" w:rsidR="00ED3F46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F7446">
              <w:rPr>
                <w:rFonts w:ascii="Arial" w:hAnsi="Arial" w:cs="Arial"/>
                <w:b/>
                <w:sz w:val="24"/>
                <w:szCs w:val="24"/>
              </w:rPr>
              <w:t>OSC PARCEIRA</w:t>
            </w:r>
            <w:r w:rsidR="00152136" w:rsidRPr="007F7446">
              <w:rPr>
                <w:rFonts w:ascii="Arial" w:hAnsi="Arial" w:cs="Arial"/>
                <w:sz w:val="24"/>
                <w:szCs w:val="24"/>
              </w:rPr>
              <w:t>:</w:t>
            </w:r>
            <w:del w:id="3" w:author="Usuario" w:date="2021-02-05T09:01:00Z">
              <w:r w:rsidR="006B3F15" w:rsidRPr="007F7446" w:rsidDel="00364E89">
                <w:rPr>
                  <w:rFonts w:ascii="Arial" w:hAnsi="Arial" w:cs="Arial"/>
                  <w:sz w:val="24"/>
                  <w:szCs w:val="24"/>
                </w:rPr>
                <w:delText xml:space="preserve"> </w:delText>
              </w:r>
            </w:del>
          </w:p>
        </w:tc>
      </w:tr>
      <w:tr w:rsidR="00ED3F46" w:rsidRPr="00897D23" w14:paraId="726EFD84" w14:textId="77777777" w:rsidTr="007F7446">
        <w:trPr>
          <w:trHeight w:val="131"/>
        </w:trPr>
        <w:tc>
          <w:tcPr>
            <w:tcW w:w="10236" w:type="dxa"/>
            <w:gridSpan w:val="4"/>
            <w:shd w:val="clear" w:color="auto" w:fill="auto"/>
          </w:tcPr>
          <w:p w14:paraId="36583ED3" w14:textId="77777777" w:rsidR="00ED3F46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D3F46" w:rsidRPr="00897D23" w14:paraId="06BE3674" w14:textId="77777777" w:rsidTr="007F7446">
        <w:trPr>
          <w:trHeight w:val="436"/>
        </w:trPr>
        <w:tc>
          <w:tcPr>
            <w:tcW w:w="3162" w:type="dxa"/>
            <w:shd w:val="clear" w:color="auto" w:fill="auto"/>
          </w:tcPr>
          <w:p w14:paraId="27009B21" w14:textId="77777777" w:rsidR="00ED3F46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F7446">
              <w:rPr>
                <w:rFonts w:ascii="Arial" w:hAnsi="Arial" w:cs="Arial"/>
                <w:b/>
                <w:sz w:val="24"/>
                <w:szCs w:val="24"/>
              </w:rPr>
              <w:t>TERMO DE PARCERIA</w:t>
            </w:r>
            <w:r w:rsidR="00983F94" w:rsidRPr="007F7446">
              <w:rPr>
                <w:rFonts w:ascii="Arial" w:hAnsi="Arial" w:cs="Arial"/>
                <w:b/>
                <w:sz w:val="24"/>
                <w:szCs w:val="24"/>
              </w:rPr>
              <w:t xml:space="preserve"> Nº </w:t>
            </w:r>
          </w:p>
          <w:p w14:paraId="5D4C034C" w14:textId="77777777" w:rsidR="00ED3F46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9" w:type="dxa"/>
            <w:gridSpan w:val="2"/>
            <w:shd w:val="clear" w:color="auto" w:fill="auto"/>
          </w:tcPr>
          <w:p w14:paraId="4827714C" w14:textId="77777777" w:rsidR="00ED3F46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b/>
                <w:sz w:val="24"/>
                <w:szCs w:val="24"/>
              </w:rPr>
              <w:t>PRESTAÇÃO DE CONTAS</w:t>
            </w:r>
            <w:r w:rsidRPr="007F7446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C323FA9" w14:textId="77777777" w:rsidR="000B332B" w:rsidRPr="007F7446" w:rsidRDefault="00B452C7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sz w:val="24"/>
                <w:szCs w:val="24"/>
              </w:rPr>
              <w:t>Parcial Nº.</w:t>
            </w:r>
            <w:r w:rsidR="00385950" w:rsidRPr="007F744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EC10213" w14:textId="77777777" w:rsidR="00ED3F46" w:rsidRPr="007F7446" w:rsidRDefault="00B452C7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sz w:val="24"/>
                <w:szCs w:val="24"/>
              </w:rPr>
              <w:t xml:space="preserve">Final </w:t>
            </w:r>
          </w:p>
        </w:tc>
        <w:tc>
          <w:tcPr>
            <w:tcW w:w="3295" w:type="dxa"/>
            <w:shd w:val="clear" w:color="auto" w:fill="auto"/>
          </w:tcPr>
          <w:p w14:paraId="6D7957E9" w14:textId="77777777" w:rsidR="00ED3F46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b/>
                <w:sz w:val="24"/>
                <w:szCs w:val="24"/>
              </w:rPr>
              <w:t>Nº PARCELAS RECEBIDAS</w:t>
            </w:r>
            <w:r w:rsidRPr="007F7446">
              <w:rPr>
                <w:rFonts w:ascii="Arial" w:hAnsi="Arial" w:cs="Arial"/>
                <w:sz w:val="24"/>
                <w:szCs w:val="24"/>
              </w:rPr>
              <w:t>:</w:t>
            </w:r>
            <w:r w:rsidR="00B452C7" w:rsidRPr="007F744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32E6AA5" w14:textId="77777777" w:rsidR="00385950" w:rsidRPr="007F7446" w:rsidRDefault="00385950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3F46" w:rsidRPr="00897D23" w14:paraId="176EF25F" w14:textId="77777777" w:rsidTr="007F7446">
        <w:trPr>
          <w:trHeight w:val="436"/>
        </w:trPr>
        <w:tc>
          <w:tcPr>
            <w:tcW w:w="10236" w:type="dxa"/>
            <w:gridSpan w:val="4"/>
            <w:shd w:val="clear" w:color="auto" w:fill="auto"/>
          </w:tcPr>
          <w:p w14:paraId="4A3BB2F1" w14:textId="77777777" w:rsidR="00385950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b/>
                <w:sz w:val="24"/>
                <w:szCs w:val="24"/>
              </w:rPr>
              <w:t>OBJETO</w:t>
            </w:r>
            <w:r w:rsidR="00983F94" w:rsidRPr="007F7446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</w:p>
          <w:p w14:paraId="6F4CA73B" w14:textId="77777777" w:rsidR="00ED3F46" w:rsidRPr="007F7446" w:rsidRDefault="00ED3F46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B880E9" w14:textId="77777777" w:rsidR="00B452C7" w:rsidRPr="007F7446" w:rsidRDefault="00B452C7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365BDC" w14:textId="77777777" w:rsidR="00B452C7" w:rsidRPr="007F7446" w:rsidRDefault="00B452C7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D070E" w:rsidRPr="00897D23" w14:paraId="18604B4C" w14:textId="77777777" w:rsidTr="007F7446">
        <w:trPr>
          <w:trHeight w:val="436"/>
        </w:trPr>
        <w:tc>
          <w:tcPr>
            <w:tcW w:w="10236" w:type="dxa"/>
            <w:gridSpan w:val="4"/>
            <w:shd w:val="clear" w:color="auto" w:fill="auto"/>
          </w:tcPr>
          <w:p w14:paraId="1654EC1F" w14:textId="77777777" w:rsidR="00B452C7" w:rsidRPr="007F7446" w:rsidRDefault="00B452C7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Sr.(a) </w:t>
            </w:r>
          </w:p>
          <w:p w14:paraId="52F33149" w14:textId="77777777" w:rsidR="000D070E" w:rsidRPr="007F7446" w:rsidRDefault="00B452C7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Gestor</w:t>
            </w:r>
            <w:r w:rsidR="00524F99"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(a) de Convênio/Parceria</w:t>
            </w:r>
          </w:p>
          <w:p w14:paraId="56B6970F" w14:textId="77777777" w:rsidR="000D070E" w:rsidRPr="007F7446" w:rsidRDefault="000D070E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Prefeitura Municipal de São Gonçalo do Rio Abaixo</w:t>
            </w:r>
          </w:p>
          <w:p w14:paraId="35CDF69D" w14:textId="77777777" w:rsidR="000D070E" w:rsidRPr="007F7446" w:rsidRDefault="000D070E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397AA88C" w14:textId="77777777" w:rsidR="000D070E" w:rsidRDefault="000D070E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ab/>
              <w:t xml:space="preserve">Encaminhamos a V. </w:t>
            </w:r>
            <w:proofErr w:type="spellStart"/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Sª</w:t>
            </w:r>
            <w:proofErr w:type="spellEnd"/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. a prestação de contas referente ao termo </w:t>
            </w:r>
            <w:r w:rsidR="006F6437"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acima</w:t>
            </w: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identificado, composta de </w:t>
            </w:r>
            <w:r w:rsidR="00A57C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_____ </w:t>
            </w: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folhas numeradas, contendo a documentação comprobatória e os seguintes anexos:</w:t>
            </w:r>
            <w:r w:rsidR="00F749D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                                                                                                    </w:t>
            </w:r>
            <w:r w:rsidR="00F749DB" w:rsidRPr="00F749DB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 xml:space="preserve">  </w:t>
            </w:r>
            <w:r w:rsidR="00F749DB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 xml:space="preserve">  </w:t>
            </w:r>
            <w:r w:rsidR="00F749DB" w:rsidRPr="00F749DB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>Página nº.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798"/>
              <w:gridCol w:w="1207"/>
            </w:tblGrid>
            <w:tr w:rsidR="00F749DB" w:rsidRPr="006B3506" w14:paraId="567C998D" w14:textId="77777777" w:rsidTr="006B3506">
              <w:tc>
                <w:tcPr>
                  <w:tcW w:w="8798" w:type="dxa"/>
                  <w:shd w:val="clear" w:color="auto" w:fill="auto"/>
                </w:tcPr>
                <w:p w14:paraId="31A0CF96" w14:textId="338B7451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Relatório de Execução do Objeto - REO</w:t>
                  </w:r>
                  <w:r w:rsidR="00B5307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01488756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69D5CA4E" w14:textId="77777777" w:rsidTr="006B3506">
              <w:tc>
                <w:tcPr>
                  <w:tcW w:w="8798" w:type="dxa"/>
                  <w:shd w:val="clear" w:color="auto" w:fill="auto"/>
                </w:tcPr>
                <w:p w14:paraId="051B8F9E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Documentos que comprovem o REO;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0D6153BA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144739D6" w14:textId="77777777" w:rsidTr="006B3506">
              <w:tc>
                <w:tcPr>
                  <w:tcW w:w="8798" w:type="dxa"/>
                  <w:shd w:val="clear" w:color="auto" w:fill="auto"/>
                </w:tcPr>
                <w:p w14:paraId="49BEF3F8" w14:textId="2987A910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Relatório de Conciliação Bancária - RCB</w:t>
                  </w:r>
                  <w:r w:rsidR="00B5307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3DA23E92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35AED4F0" w14:textId="77777777" w:rsidTr="006B3506">
              <w:tc>
                <w:tcPr>
                  <w:tcW w:w="8798" w:type="dxa"/>
                  <w:shd w:val="clear" w:color="auto" w:fill="auto"/>
                </w:tcPr>
                <w:p w14:paraId="0B829592" w14:textId="14255A9C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Relatório de Comprovantes de Despesas - RCD</w:t>
                  </w:r>
                  <w:r w:rsidR="00B5307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2BB0B8D0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5AC59FB3" w14:textId="77777777" w:rsidTr="006B3506">
              <w:tc>
                <w:tcPr>
                  <w:tcW w:w="8798" w:type="dxa"/>
                  <w:shd w:val="clear" w:color="auto" w:fill="auto"/>
                </w:tcPr>
                <w:p w14:paraId="0F2BB8B5" w14:textId="5D476D56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Relatório de Metas Financeiras - RMF</w:t>
                  </w:r>
                  <w:r w:rsidR="00B5307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1B59B01A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442485DA" w14:textId="77777777" w:rsidTr="006B3506">
              <w:tc>
                <w:tcPr>
                  <w:tcW w:w="8798" w:type="dxa"/>
                  <w:shd w:val="clear" w:color="auto" w:fill="auto"/>
                </w:tcPr>
                <w:p w14:paraId="6A8C7017" w14:textId="6F678C08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 Relatório de Bens Móveis - RBM</w:t>
                  </w:r>
                  <w:r w:rsidR="00B5307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28B508EF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639D563F" w14:textId="77777777" w:rsidTr="006B3506">
              <w:tc>
                <w:tcPr>
                  <w:tcW w:w="8798" w:type="dxa"/>
                  <w:shd w:val="clear" w:color="auto" w:fill="auto"/>
                </w:tcPr>
                <w:p w14:paraId="482FCB8B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Cópia do extrato bancário do movimento mensal e extrato de aplicação;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6CA07B0B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6C4B8A53" w14:textId="77777777" w:rsidTr="006B3506">
              <w:tc>
                <w:tcPr>
                  <w:tcW w:w="8798" w:type="dxa"/>
                  <w:shd w:val="clear" w:color="auto" w:fill="auto"/>
                </w:tcPr>
                <w:p w14:paraId="26029577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Cópia dos comprovantes de despesas, anexar cronologicamente de acordo com o extrato bancário, seguindo a ordem</w:t>
                  </w:r>
                  <w:r w:rsidRPr="006B350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pt-BR"/>
                    </w:rPr>
                    <w:t>: comprovante de transferência</w:t>
                  </w: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 xml:space="preserve">, </w:t>
                  </w:r>
                  <w:r w:rsidRPr="006B350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pt-BR"/>
                    </w:rPr>
                    <w:t>comprovante fiscal</w:t>
                  </w: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 xml:space="preserve"> e </w:t>
                  </w:r>
                  <w:r w:rsidRPr="006B350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pt-BR"/>
                    </w:rPr>
                    <w:t>os três orçamentos</w:t>
                  </w: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 xml:space="preserve">, </w:t>
                  </w:r>
                  <w:r w:rsidRPr="006B350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pt-BR"/>
                    </w:rPr>
                    <w:t>ou justificativa</w:t>
                  </w:r>
                  <w:r w:rsidR="00A667EE" w:rsidRPr="006B350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pt-BR"/>
                    </w:rPr>
                    <w:t>, ou contrato</w:t>
                  </w: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 xml:space="preserve"> - Anexo XII);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4C2CC342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26774F0A" w14:textId="77777777" w:rsidTr="006B3506">
              <w:tc>
                <w:tcPr>
                  <w:tcW w:w="8798" w:type="dxa"/>
                  <w:shd w:val="clear" w:color="auto" w:fill="auto"/>
                </w:tcPr>
                <w:p w14:paraId="290679B4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 xml:space="preserve">- Laudo e relatório fotográfico de obra, quando for o caso - Anexo VIII e IX; 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7877C96D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1F28CD8E" w14:textId="77777777" w:rsidTr="006B3506">
              <w:tc>
                <w:tcPr>
                  <w:tcW w:w="8798" w:type="dxa"/>
                  <w:shd w:val="clear" w:color="auto" w:fill="auto"/>
                </w:tcPr>
                <w:p w14:paraId="4A1FF099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Em caso de material gráfico, anexar mínimo de 3 (três) amostras;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465DFFBD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749DB" w:rsidRPr="006B3506" w14:paraId="04D523E8" w14:textId="77777777" w:rsidTr="006B3506">
              <w:tc>
                <w:tcPr>
                  <w:tcW w:w="8798" w:type="dxa"/>
                  <w:shd w:val="clear" w:color="auto" w:fill="auto"/>
                </w:tcPr>
                <w:p w14:paraId="7B627688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  <w:r w:rsidRPr="006B3506"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  <w:t>- Termo de compromisso - TC - Anexo X.</w:t>
                  </w:r>
                </w:p>
              </w:tc>
              <w:tc>
                <w:tcPr>
                  <w:tcW w:w="1207" w:type="dxa"/>
                  <w:shd w:val="clear" w:color="auto" w:fill="auto"/>
                </w:tcPr>
                <w:p w14:paraId="0B6A3738" w14:textId="77777777" w:rsidR="00F749DB" w:rsidRPr="006B3506" w:rsidRDefault="00F749DB" w:rsidP="00B53076">
                  <w:pPr>
                    <w:framePr w:hSpace="141" w:wrap="around" w:vAnchor="text" w:hAnchor="margin" w:xAlign="center" w:y="144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7FCF3679" w14:textId="77777777" w:rsidR="00F749DB" w:rsidRPr="007F7446" w:rsidRDefault="00F749DB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4B69ACD4" w14:textId="77777777" w:rsidR="006F6437" w:rsidRDefault="006F6437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30181802" w14:textId="77777777" w:rsidR="006F6437" w:rsidRPr="007F7446" w:rsidRDefault="006F6437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Informamos-lhe que o responsável pela prestação de contas é o(a) Sr.(a).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___________</w:t>
            </w: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e-mail: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______________</w:t>
            </w: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telefone: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________________</w:t>
            </w:r>
            <w:r w:rsidRPr="007F7446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275DDA26" w14:textId="77777777" w:rsidR="006F6437" w:rsidRPr="007F7446" w:rsidRDefault="006F6437" w:rsidP="006F643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ab/>
              <w:t>Colocamo-nos à disposição de V. Sa. para quaisquer informações adicionais.</w:t>
            </w:r>
          </w:p>
          <w:p w14:paraId="568699FA" w14:textId="77777777" w:rsidR="006F6437" w:rsidRPr="007F7446" w:rsidRDefault="006F6437" w:rsidP="006F64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04CDF22D" w14:textId="77777777" w:rsidR="006F6437" w:rsidRPr="007F7446" w:rsidRDefault="006F6437" w:rsidP="006F64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6BD06077" w14:textId="77777777" w:rsidR="006F6437" w:rsidRPr="007F7446" w:rsidRDefault="006F6437" w:rsidP="006F64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F744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___________________________________________</w:t>
            </w:r>
          </w:p>
          <w:p w14:paraId="3411B74F" w14:textId="77777777" w:rsidR="006F6437" w:rsidRPr="007F7446" w:rsidRDefault="006F6437" w:rsidP="006F6437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446">
              <w:rPr>
                <w:rFonts w:ascii="Arial" w:hAnsi="Arial" w:cs="Arial"/>
                <w:b/>
                <w:sz w:val="24"/>
                <w:szCs w:val="24"/>
              </w:rPr>
              <w:t>Presidente</w:t>
            </w:r>
          </w:p>
          <w:p w14:paraId="26B211C4" w14:textId="77777777" w:rsidR="000D070E" w:rsidRPr="007F7446" w:rsidRDefault="000D070E" w:rsidP="006F6437">
            <w:pPr>
              <w:tabs>
                <w:tab w:val="left" w:pos="261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413553D6" w14:textId="77777777" w:rsidR="00AF65B2" w:rsidRPr="007F7446" w:rsidRDefault="00AF65B2" w:rsidP="000D070E">
      <w:pPr>
        <w:rPr>
          <w:rFonts w:ascii="Arial" w:hAnsi="Arial" w:cs="Arial"/>
          <w:b/>
          <w:color w:val="000000"/>
          <w:sz w:val="24"/>
          <w:szCs w:val="24"/>
        </w:rPr>
      </w:pPr>
    </w:p>
    <w:sectPr w:rsidR="00AF65B2" w:rsidRPr="007F7446" w:rsidSect="00ED3F46">
      <w:pgSz w:w="11906" w:h="16838"/>
      <w:pgMar w:top="1440" w:right="1077" w:bottom="28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68FC6" w14:textId="77777777" w:rsidR="008B5528" w:rsidRDefault="008B5528" w:rsidP="009D5407">
      <w:pPr>
        <w:spacing w:after="0" w:line="240" w:lineRule="auto"/>
      </w:pPr>
      <w:r>
        <w:separator/>
      </w:r>
    </w:p>
  </w:endnote>
  <w:endnote w:type="continuationSeparator" w:id="0">
    <w:p w14:paraId="60962D5F" w14:textId="77777777" w:rsidR="008B5528" w:rsidRDefault="008B5528" w:rsidP="009D5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62807" w14:textId="77777777" w:rsidR="008B5528" w:rsidRDefault="008B5528" w:rsidP="009D5407">
      <w:pPr>
        <w:spacing w:after="0" w:line="240" w:lineRule="auto"/>
      </w:pPr>
      <w:r>
        <w:separator/>
      </w:r>
    </w:p>
  </w:footnote>
  <w:footnote w:type="continuationSeparator" w:id="0">
    <w:p w14:paraId="25764CB0" w14:textId="77777777" w:rsidR="008B5528" w:rsidRDefault="008B5528" w:rsidP="009D540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ocumentProtection w:edit="trackedChanges"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3C"/>
    <w:rsid w:val="00064B19"/>
    <w:rsid w:val="00074CBD"/>
    <w:rsid w:val="000B332B"/>
    <w:rsid w:val="000C4E8D"/>
    <w:rsid w:val="000D070E"/>
    <w:rsid w:val="000D463A"/>
    <w:rsid w:val="000E246C"/>
    <w:rsid w:val="00123657"/>
    <w:rsid w:val="00135F6D"/>
    <w:rsid w:val="00152136"/>
    <w:rsid w:val="00170B0A"/>
    <w:rsid w:val="00191494"/>
    <w:rsid w:val="001A23C3"/>
    <w:rsid w:val="001A346F"/>
    <w:rsid w:val="00225F8B"/>
    <w:rsid w:val="002462B6"/>
    <w:rsid w:val="00263918"/>
    <w:rsid w:val="002675A6"/>
    <w:rsid w:val="00267600"/>
    <w:rsid w:val="0027160A"/>
    <w:rsid w:val="002E5C7C"/>
    <w:rsid w:val="00312762"/>
    <w:rsid w:val="0031330B"/>
    <w:rsid w:val="00326706"/>
    <w:rsid w:val="003323AC"/>
    <w:rsid w:val="00334664"/>
    <w:rsid w:val="0034151D"/>
    <w:rsid w:val="00364E89"/>
    <w:rsid w:val="00385950"/>
    <w:rsid w:val="003B3B46"/>
    <w:rsid w:val="003D65FA"/>
    <w:rsid w:val="003F73CE"/>
    <w:rsid w:val="004440BD"/>
    <w:rsid w:val="00452997"/>
    <w:rsid w:val="00481CF7"/>
    <w:rsid w:val="004F3C6A"/>
    <w:rsid w:val="004F6503"/>
    <w:rsid w:val="00513137"/>
    <w:rsid w:val="00524F99"/>
    <w:rsid w:val="00532136"/>
    <w:rsid w:val="0054633E"/>
    <w:rsid w:val="00556A3B"/>
    <w:rsid w:val="00575484"/>
    <w:rsid w:val="005D47DB"/>
    <w:rsid w:val="005E568E"/>
    <w:rsid w:val="00600693"/>
    <w:rsid w:val="00610C0A"/>
    <w:rsid w:val="00612386"/>
    <w:rsid w:val="006256DC"/>
    <w:rsid w:val="00641135"/>
    <w:rsid w:val="00641C82"/>
    <w:rsid w:val="00644AC6"/>
    <w:rsid w:val="00646868"/>
    <w:rsid w:val="006630EB"/>
    <w:rsid w:val="00665F89"/>
    <w:rsid w:val="00686A4C"/>
    <w:rsid w:val="006B3506"/>
    <w:rsid w:val="006B3F15"/>
    <w:rsid w:val="006D1BA9"/>
    <w:rsid w:val="006E67F5"/>
    <w:rsid w:val="006F12AF"/>
    <w:rsid w:val="006F3F45"/>
    <w:rsid w:val="006F6437"/>
    <w:rsid w:val="00705BB1"/>
    <w:rsid w:val="00711C3C"/>
    <w:rsid w:val="00711EF1"/>
    <w:rsid w:val="00726E5C"/>
    <w:rsid w:val="00731CD6"/>
    <w:rsid w:val="007820A9"/>
    <w:rsid w:val="007A6D00"/>
    <w:rsid w:val="007C753C"/>
    <w:rsid w:val="007F4414"/>
    <w:rsid w:val="007F7446"/>
    <w:rsid w:val="0082499D"/>
    <w:rsid w:val="00825612"/>
    <w:rsid w:val="008552D9"/>
    <w:rsid w:val="008867C6"/>
    <w:rsid w:val="00897D23"/>
    <w:rsid w:val="008A3B1D"/>
    <w:rsid w:val="008B5528"/>
    <w:rsid w:val="008C43A2"/>
    <w:rsid w:val="008D0F37"/>
    <w:rsid w:val="009312BE"/>
    <w:rsid w:val="00983F94"/>
    <w:rsid w:val="009B665A"/>
    <w:rsid w:val="009D5407"/>
    <w:rsid w:val="009E1B4B"/>
    <w:rsid w:val="00A07FFC"/>
    <w:rsid w:val="00A246EE"/>
    <w:rsid w:val="00A30755"/>
    <w:rsid w:val="00A446BF"/>
    <w:rsid w:val="00A53ECA"/>
    <w:rsid w:val="00A57C2C"/>
    <w:rsid w:val="00A66126"/>
    <w:rsid w:val="00A667EE"/>
    <w:rsid w:val="00A7729B"/>
    <w:rsid w:val="00A835B7"/>
    <w:rsid w:val="00AA408E"/>
    <w:rsid w:val="00AF65B2"/>
    <w:rsid w:val="00B075E8"/>
    <w:rsid w:val="00B452C7"/>
    <w:rsid w:val="00B53076"/>
    <w:rsid w:val="00B54DD6"/>
    <w:rsid w:val="00B630B6"/>
    <w:rsid w:val="00B74177"/>
    <w:rsid w:val="00B827F3"/>
    <w:rsid w:val="00B91D4D"/>
    <w:rsid w:val="00BB1126"/>
    <w:rsid w:val="00BC5A49"/>
    <w:rsid w:val="00BE38C9"/>
    <w:rsid w:val="00C572AB"/>
    <w:rsid w:val="00C61D10"/>
    <w:rsid w:val="00C6315E"/>
    <w:rsid w:val="00C86BE9"/>
    <w:rsid w:val="00CB6F57"/>
    <w:rsid w:val="00CC3881"/>
    <w:rsid w:val="00CD1A49"/>
    <w:rsid w:val="00CF0CE4"/>
    <w:rsid w:val="00D0119F"/>
    <w:rsid w:val="00D3062D"/>
    <w:rsid w:val="00D850AC"/>
    <w:rsid w:val="00D951F0"/>
    <w:rsid w:val="00DA0A24"/>
    <w:rsid w:val="00DF7383"/>
    <w:rsid w:val="00E0008B"/>
    <w:rsid w:val="00E347BC"/>
    <w:rsid w:val="00E568D6"/>
    <w:rsid w:val="00EA50C9"/>
    <w:rsid w:val="00ED1ABB"/>
    <w:rsid w:val="00ED3F46"/>
    <w:rsid w:val="00EF282D"/>
    <w:rsid w:val="00F125CD"/>
    <w:rsid w:val="00F749DB"/>
    <w:rsid w:val="00F92772"/>
    <w:rsid w:val="00FD78E4"/>
    <w:rsid w:val="00FF0C04"/>
    <w:rsid w:val="00FF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DE8E7"/>
  <w15:chartTrackingRefBased/>
  <w15:docId w15:val="{2661FF46-5A08-486A-9CAE-FC1E2024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C3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OCPADRO">
    <w:name w:val="DOC PADRÃO"/>
    <w:basedOn w:val="Normal"/>
    <w:link w:val="DOCPADROChar"/>
    <w:qFormat/>
    <w:rsid w:val="00711C3C"/>
    <w:rPr>
      <w:rFonts w:ascii="Times New Roman" w:hAnsi="Times New Roman"/>
      <w:sz w:val="24"/>
    </w:rPr>
  </w:style>
  <w:style w:type="character" w:customStyle="1" w:styleId="DOCPADROChar">
    <w:name w:val="DOC PADRÃO Char"/>
    <w:link w:val="DOCPADRO"/>
    <w:rsid w:val="00711C3C"/>
    <w:rPr>
      <w:rFonts w:ascii="Times New Roman" w:eastAsia="Calibri" w:hAnsi="Times New Roman" w:cs="Times New Roman"/>
      <w:sz w:val="24"/>
    </w:rPr>
  </w:style>
  <w:style w:type="table" w:styleId="Tabelacomgrade">
    <w:name w:val="Table Grid"/>
    <w:basedOn w:val="Tabelanormal"/>
    <w:uiPriority w:val="39"/>
    <w:rsid w:val="00711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C5A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BC5A49"/>
    <w:rPr>
      <w:rFonts w:ascii="Segoe UI" w:eastAsia="Calibr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9D54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9D540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D54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9D5407"/>
    <w:rPr>
      <w:rFonts w:ascii="Calibri" w:eastAsia="Calibri" w:hAnsi="Calibri" w:cs="Times New Roman"/>
    </w:rPr>
  </w:style>
  <w:style w:type="character" w:styleId="TextodoEspaoReservado">
    <w:name w:val="Placeholder Text"/>
    <w:uiPriority w:val="99"/>
    <w:semiHidden/>
    <w:rsid w:val="00C61D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630BB-41A0-47E3-8319-EC90F4B0A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2017-07-18T17:42:00Z</cp:lastPrinted>
  <dcterms:created xsi:type="dcterms:W3CDTF">2022-10-19T18:23:00Z</dcterms:created>
  <dcterms:modified xsi:type="dcterms:W3CDTF">2026-09-11T16:59:00Z</dcterms:modified>
</cp:coreProperties>
</file>